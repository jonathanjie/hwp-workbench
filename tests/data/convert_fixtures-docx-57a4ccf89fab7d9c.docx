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p>
      <w:fldSimple w:instr="DATE">
        <w:r>
          <w:t>Field value</w:t>
        </w:r>
      </w:fldSimple>
      <w:ins w:id="1">
        <w:r>
          <w:t>Inserted text</w:t>
        </w:r>
      </w:ins>
      <w:del w:id="2">
        <w:r>
          <w:delText>Deleted text</w:delText>
        </w:r>
      </w:del>
      <m:oMath xmlns:m="http://schemas.openxmlformats.org/officeDocument/2006/math">
        <m:r>
          <m:t>x</m:t>
        </m:r>
      </m:oMath>
      <w:r>
        <w:pict>
          <w:txbxContent>
            <w:p>
              <w:r>
                <w:t>Box text</w:t>
              </w:r>
            </w:p>
          </w:txbxContent>
        </w:pict>
      </w:r>
    </w:p>
    <w:sectPr>
      <w:pgSz w:w="16838" w:h="11906" w:orient="landscape"/>
      <w:pgMar w:top="900" w:bottom="1000" w:left="1100" w:right="1200" w:header="400" w:footer="500" w:gutter="0"/>
    </w:sectPr>
  </w:body>
</w:document>
</file>

<file path=word/comments.xml><?xml version="1.0" encoding="utf-8"?>
<w:comments xmlns:w="http://schemas.openxmlformats.org/wordprocessingml/2006/main">
  <w:comment w:id="1"/>
</w:comments>
</file>

<file path=word/footer1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>
  <w:footnote w:id="1">
    <w:p/>
  </w:footnote>
</w:footnotes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